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Memorandum: Revision of Staff Travel and Leave Entitlements</w:t>
      </w:r>
    </w:p>
    <w:p>
      <w:r>
        <w:rPr>
          <w:b/>
        </w:rPr>
        <w:t>To: All Staff</w:t>
      </w:r>
    </w:p>
    <w:p>
      <w:r>
        <w:t>From: Head, Human Capital</w:t>
      </w:r>
    </w:p>
    <w:p>
      <w:r>
        <w:t>Date: 14 November 2024</w:t>
      </w:r>
    </w:p>
    <w:p>
      <w:r>
        <w:t>Reference: SMB/HR/MEMO/2024/41</w:t>
      </w:r>
    </w:p>
    <w:p>
      <w:r>
        <w:t>Following the review of staff welfare provisions approved by the Board Governance Committee on 29 October 2024, the following changes take effect from 1 January 2025 and will be reflected in the 2025 edition of the Employee Handbook.</w:t>
      </w:r>
    </w:p>
    <w:p>
      <w:pPr>
        <w:pStyle w:val="Heading2"/>
      </w:pPr>
      <w:r>
        <w:t>1. Travel per diem</w:t>
      </w:r>
    </w:p>
    <w:p>
      <w:r>
        <w:t xml:space="preserve">The domestic per diem payable to staff travelling outside their duty station is revised to </w:t>
      </w:r>
      <w:del w:id="101" w:author="Amina Lawal" w:date="2024-11-14T09:22:00Z">
        <w:r>
          <w:delText xml:space="preserve">NGN 35,000 per night</w:delText>
        </w:r>
      </w:del>
      <w:ins w:id="102" w:author="Amina Lawal" w:date="2024-11-14T09:22:00Z">
        <w:r>
          <w:t xml:space="preserve">NGN 60,000 per night</w:t>
        </w:r>
      </w:ins>
      <w:r>
        <w:t>. The per diem continues to cover meals and incidentals only; accommodation remains centrally booked by Administration.</w:t>
      </w:r>
    </w:p>
    <w:p>
      <w:pPr>
        <w:pStyle w:val="Heading2"/>
      </w:pPr>
      <w:r>
        <w:t>2. Annual leave</w:t>
      </w:r>
    </w:p>
    <w:p>
      <w:r>
        <w:t xml:space="preserve">The annual leave entitlement for confirmed staff is increased to </w:t>
      </w:r>
      <w:del w:id="101" w:author="Amina Lawal" w:date="2024-11-14T09:22:00Z">
        <w:r>
          <w:delText xml:space="preserve">21 working days</w:delText>
        </w:r>
      </w:del>
      <w:ins w:id="102" w:author="Amina Lawal" w:date="2024-11-14T09:22:00Z">
        <w:r>
          <w:t xml:space="preserve">25 working days</w:t>
        </w:r>
      </w:ins>
      <w:r>
        <w:t>, exclusive of public holidays. The carryover cap is raised from five to ten working days.</w:t>
      </w:r>
    </w:p>
    <w:p>
      <w:pPr>
        <w:pStyle w:val="Heading2"/>
      </w:pPr>
      <w:r>
        <w:t>3. Expense claim window</w:t>
      </w:r>
    </w:p>
    <w:p>
      <w:r>
        <w:t xml:space="preserve">The window for submission of expense claims is extended to </w:t>
      </w:r>
      <w:del w:id="101" w:author="Amina Lawal" w:date="2024-11-14T09:22:00Z">
        <w:r>
          <w:delText xml:space="preserve">thirty days</w:delText>
        </w:r>
      </w:del>
      <w:ins w:id="102" w:author="Amina Lawal" w:date="2024-11-14T09:22:00Z">
        <w:r>
          <w:t xml:space="preserve">sixty days</w:t>
        </w:r>
      </w:ins>
      <w:r>
        <w:t xml:space="preserve"> from the date of expenditure. Claims outside the window remain non-payable.</w:t>
      </w:r>
    </w:p>
    <w:p>
      <w:pPr>
        <w:pStyle w:val="Heading2"/>
      </w:pPr>
      <w:r>
        <w:t>4. Implementation</w:t>
      </w:r>
    </w:p>
    <w:p>
      <w:r>
        <w:t>Line managers should note that leave already approved for 2024 is unaffected. The Finance unit will apply the revised per diem to journeys commencing on or after 1 January 2025 regardless of when approval was granted.</w:t>
      </w:r>
    </w:p>
    <w:p>
      <w:r>
        <w:rPr>
          <w:i/>
          <w:sz w:val="18"/>
        </w:rPr>
        <w:t>[Reviewer note — I. Sani, 15 Nov 2024: confirm with Finance whether the per diem uplift applies to corps members on official travel. Not addressed above.]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SYNTHETIC DOCUMENT — generated for the RAG Engineering course. Fictional organisation. Not a real record.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5"/>
      </w:rPr>
      <w:t>Sahel Microfinance Bank Plc — Internal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